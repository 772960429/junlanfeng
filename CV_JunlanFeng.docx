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730D3">
      <w:pPr>
        <w:pStyle w:val="9"/>
        <w:widowControl/>
        <w:spacing w:before="12" w:beforeLines="5" w:after="12" w:afterLines="5"/>
        <w:jc w:val="center"/>
        <w:rPr>
          <w:del w:id="0" w:author="cmcc-1211" w:date="2026-07-13T11:23:14Z"/>
          <w:rStyle w:val="14"/>
          <w:rFonts w:ascii="Times New Roman" w:hAnsi="Times New Roman" w:eastAsia="宋体"/>
          <w:kern w:val="2"/>
          <w:szCs w:val="24"/>
        </w:rPr>
      </w:pPr>
      <w:del w:id="1" w:author="cmcc-1211" w:date="2026-07-13T11:23:14Z">
        <w:bookmarkStart w:id="0" w:name="_Toc_Junlan_Feng_1"/>
        <w:r>
          <w:rPr>
            <w:rStyle w:val="14"/>
            <w:rFonts w:ascii="Times New Roman" w:hAnsi="Times New Roman" w:eastAsia="宋体"/>
            <w:kern w:val="2"/>
            <w:szCs w:val="24"/>
          </w:rPr>
          <w:delText>Junlan Feng</w:delText>
        </w:r>
      </w:del>
    </w:p>
    <w:tbl>
      <w:tblPr>
        <w:tblStyle w:val="12"/>
        <w:tblpPr w:leftFromText="180" w:rightFromText="180" w:vertAnchor="text" w:horzAnchor="page" w:tblpX="1445" w:tblpY="-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PrChange w:id="2" w:author="cmcc-1211" w:date="2026-07-14T15:27:08Z">
          <w:tblPr>
            <w:tblStyle w:val="12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7640"/>
        <w:gridCol w:w="1602"/>
        <w:tblGridChange w:id="3">
          <w:tblGrid>
            <w:gridCol w:w="4621"/>
            <w:gridCol w:w="4621"/>
          </w:tblGrid>
        </w:tblGridChange>
      </w:tblGrid>
      <w:tr w14:paraId="22266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5" w:author="cmcc-1211" w:date="2026-07-14T15:27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1494" w:hRule="atLeast"/>
          <w:ins w:id="4" w:author="cmcc-1211" w:date="2026-07-13T11:23:07Z"/>
        </w:trPr>
        <w:tc>
          <w:tcPr>
            <w:tcW w:w="7640" w:type="dxa"/>
            <w:vAlign w:val="center"/>
            <w:tcPrChange w:id="6" w:author="cmcc-1211" w:date="2026-07-14T15:27:08Z">
              <w:tcPr>
                <w:tcW w:w="4621" w:type="dxa"/>
              </w:tcPr>
            </w:tcPrChange>
          </w:tcPr>
          <w:p w14:paraId="6AE2B9C0">
            <w:pPr>
              <w:pStyle w:val="9"/>
              <w:widowControl/>
              <w:spacing w:before="12" w:beforeLines="5" w:after="12" w:afterLines="5"/>
              <w:jc w:val="center"/>
              <w:rPr>
                <w:ins w:id="7" w:author="cmcc-1211" w:date="2026-07-13T11:23:15Z"/>
                <w:rStyle w:val="14"/>
                <w:rFonts w:ascii="Times New Roman" w:hAnsi="Times New Roman" w:eastAsia="宋体"/>
                <w:kern w:val="2"/>
                <w:szCs w:val="24"/>
              </w:rPr>
            </w:pPr>
            <w:del w:id="8" w:author="cmcc-1211" w:date="2026-07-13T11:23:14Z">
              <w:r>
                <w:rPr>
                  <w:rFonts w:ascii="Times New Roman" w:hAnsi="Times New Roman" w:eastAsiaTheme="minorEastAsia"/>
                  <w:kern w:val="2"/>
                  <w:sz w:val="15"/>
                  <w:szCs w:val="15"/>
                </w:rPr>
                <w:delText>IEEE Fellow | Chief Scientist, China Mobile Group</w:delText>
              </w:r>
            </w:del>
            <w:ins w:id="9" w:author="cmcc-1211" w:date="2026-07-13T11:23:15Z">
              <w:r>
                <w:rPr>
                  <w:rStyle w:val="14"/>
                  <w:rFonts w:ascii="Times New Roman" w:hAnsi="Times New Roman" w:eastAsia="宋体"/>
                  <w:kern w:val="2"/>
                  <w:szCs w:val="24"/>
                </w:rPr>
                <w:t>Junlan Feng</w:t>
              </w:r>
            </w:ins>
          </w:p>
          <w:p w14:paraId="1A9BA350">
            <w:pPr>
              <w:pStyle w:val="9"/>
              <w:widowControl/>
              <w:spacing w:before="12" w:beforeLines="5" w:after="12" w:afterLines="5"/>
              <w:jc w:val="center"/>
              <w:rPr>
                <w:ins w:id="11" w:author="cmcc-1211" w:date="2026-07-13T11:23:07Z"/>
                <w:rFonts w:hint="eastAsia" w:ascii="Times New Roman" w:hAnsi="Times New Roman" w:eastAsiaTheme="minorEastAsia"/>
                <w:kern w:val="2"/>
                <w:sz w:val="15"/>
                <w:szCs w:val="15"/>
                <w:vertAlign w:val="baseline"/>
                <w:lang w:eastAsia="zh-CN"/>
              </w:rPr>
              <w:pPrChange w:id="10" w:author="cmcc-1211" w:date="2026-07-13T12:12:08Z">
                <w:pPr>
                  <w:pStyle w:val="9"/>
                  <w:widowControl/>
                  <w:spacing w:before="12" w:beforeLines="5" w:after="12" w:afterLines="5"/>
                  <w:jc w:val="right"/>
                </w:pPr>
              </w:pPrChange>
            </w:pPr>
            <w:ins w:id="12" w:author="cmcc-1211" w:date="2026-07-13T11:23:15Z">
              <w:r>
                <w:rPr>
                  <w:rFonts w:ascii="Times New Roman" w:hAnsi="Times New Roman" w:eastAsiaTheme="minorEastAsia"/>
                  <w:kern w:val="2"/>
                  <w:sz w:val="15"/>
                  <w:szCs w:val="15"/>
                </w:rPr>
                <w:t>IEEE Fellow | Chief Scientist, China Mobile Group</w:t>
              </w:r>
            </w:ins>
            <w:bookmarkStart w:id="2" w:name="_GoBack"/>
            <w:bookmarkEnd w:id="2"/>
          </w:p>
        </w:tc>
        <w:tc>
          <w:tcPr>
            <w:tcW w:w="1602" w:type="dxa"/>
            <w:vAlign w:val="top"/>
            <w:tcPrChange w:id="13" w:author="cmcc-1211" w:date="2026-07-14T15:27:08Z">
              <w:tcPr>
                <w:tcW w:w="4621" w:type="dxa"/>
              </w:tcPr>
            </w:tcPrChange>
          </w:tcPr>
          <w:p w14:paraId="77A57DAF">
            <w:pPr>
              <w:pStyle w:val="9"/>
              <w:widowControl/>
              <w:spacing w:before="12" w:beforeLines="5" w:after="12" w:afterLines="5"/>
              <w:jc w:val="center"/>
              <w:rPr>
                <w:ins w:id="15" w:author="cmcc-1211" w:date="2026-07-13T11:23:07Z"/>
                <w:rFonts w:hint="eastAsia" w:ascii="Times New Roman" w:hAnsi="Times New Roman" w:eastAsiaTheme="minorEastAsia"/>
                <w:kern w:val="2"/>
                <w:sz w:val="15"/>
                <w:szCs w:val="15"/>
                <w:vertAlign w:val="baseline"/>
                <w:lang w:eastAsia="zh-CN"/>
              </w:rPr>
              <w:pPrChange w:id="14" w:author="cmcc-1211" w:date="2026-07-13T11:24:56Z">
                <w:pPr>
                  <w:pStyle w:val="9"/>
                  <w:widowControl/>
                  <w:spacing w:before="12" w:beforeLines="5" w:after="12" w:afterLines="5"/>
                  <w:jc w:val="right"/>
                </w:pPr>
              </w:pPrChange>
            </w:pPr>
            <w:ins w:id="16" w:author="cmcc-1211" w:date="2026-09-01T10:38:42Z">
              <w:r>
                <w:rPr>
                  <w:rFonts w:hint="eastAsia" w:ascii="Times New Roman" w:hAnsi="Times New Roman" w:eastAsiaTheme="minorEastAsia"/>
                  <w:kern w:val="2"/>
                  <w:sz w:val="15"/>
                  <w:szCs w:val="15"/>
                  <w:vertAlign w:val="baseline"/>
                  <w:lang w:eastAsia="zh-CN"/>
                </w:rPr>
                <w:drawing>
                  <wp:inline distT="0" distB="0" distL="114300" distR="114300">
                    <wp:extent cx="905510" cy="905510"/>
                    <wp:effectExtent l="0" t="0" r="8890" b="8890"/>
                    <wp:docPr id="1" name="图片 1" descr="c1a141d80ee7b9dc4ef12f79e2c2495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图片 1" descr="c1a141d80ee7b9dc4ef12f79e2c2495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05510" cy="90551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</w:tbl>
    <w:p w14:paraId="4CF9B4A0">
      <w:pPr>
        <w:pStyle w:val="9"/>
        <w:widowControl/>
        <w:spacing w:before="12" w:beforeLines="5" w:after="12" w:afterLines="5"/>
        <w:jc w:val="both"/>
        <w:rPr>
          <w:del w:id="19" w:author="cmcc-1211" w:date="2026-07-13T11:23:49Z"/>
          <w:rFonts w:hint="eastAsia" w:ascii="Times New Roman" w:hAnsi="Times New Roman" w:eastAsiaTheme="minorEastAsia"/>
          <w:kern w:val="2"/>
          <w:sz w:val="15"/>
          <w:szCs w:val="15"/>
          <w:lang w:eastAsia="zh-CN"/>
        </w:rPr>
        <w:pPrChange w:id="18" w:author="cmcc-1211" w:date="2026-07-13T11:23:40Z">
          <w:pPr>
            <w:pStyle w:val="9"/>
            <w:widowControl/>
            <w:spacing w:before="12" w:beforeLines="5" w:after="12" w:afterLines="5"/>
            <w:jc w:val="center"/>
          </w:pPr>
        </w:pPrChange>
      </w:pPr>
    </w:p>
    <w:p w14:paraId="0EE4E187">
      <w:pPr>
        <w:pStyle w:val="9"/>
        <w:widowControl/>
        <w:spacing w:before="12" w:beforeLines="5" w:after="12" w:afterLines="5"/>
        <w:jc w:val="both"/>
        <w:rPr>
          <w:del w:id="21" w:author="cmcc-1211" w:date="2026-07-13T11:23:45Z"/>
          <w:rFonts w:ascii="Times New Roman" w:hAnsi="Times New Roman" w:eastAsiaTheme="minorEastAsia"/>
          <w:kern w:val="2"/>
          <w:sz w:val="15"/>
          <w:szCs w:val="15"/>
        </w:rPr>
        <w:pPrChange w:id="20" w:author="cmcc-1211" w:date="2026-07-13T11:23:48Z">
          <w:pPr>
            <w:pStyle w:val="9"/>
            <w:widowControl/>
            <w:spacing w:before="12" w:beforeLines="5" w:after="12" w:afterLines="5"/>
            <w:jc w:val="center"/>
          </w:pPr>
        </w:pPrChange>
      </w:pPr>
    </w:p>
    <w:p w14:paraId="7DACAD04">
      <w:pPr>
        <w:pStyle w:val="3"/>
        <w:widowControl/>
        <w:spacing w:before="12" w:beforeLines="5" w:after="12" w:afterLines="5" w:line="240" w:lineRule="auto"/>
        <w:jc w:val="left"/>
        <w:rPr>
          <w:rFonts w:ascii="Times New Roman" w:hAnsi="Times New Roman" w:eastAsia="宋体"/>
          <w:sz w:val="18"/>
          <w:szCs w:val="18"/>
          <w:u w:val="single"/>
        </w:rPr>
      </w:pPr>
      <w:r>
        <w:rPr>
          <w:rFonts w:ascii="Times New Roman" w:hAnsi="Times New Roman" w:eastAsia="宋体"/>
          <w:sz w:val="18"/>
          <w:szCs w:val="18"/>
          <w:u w:val="single"/>
        </w:rPr>
        <w:t>Profile</w:t>
      </w:r>
    </w:p>
    <w:p w14:paraId="64765C66">
      <w:pPr>
        <w:keepLines/>
        <w:spacing w:before="140" w:line="200" w:lineRule="atLeas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AI scientist and technology leader with nearly 30 years of experience across conversational AI, network intelligence, AI platforms, and safe foundation models. Chief Scientist of China Mobile Group; former Chair of LF Networking, the world's largest open-source networking community. Led the development of the Jiutian AI Platform and foundation-model technologies, supporting 4,000+ production use cases, 30+ enterprise and government clients across 9 sectors, and services reaching over one billion users.</w:t>
      </w:r>
    </w:p>
    <w:p w14:paraId="2BC3AF1D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 xml:space="preserve">Research : </w:t>
      </w:r>
    </w:p>
    <w:p w14:paraId="0D21C142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200+ academic papers; </w:t>
      </w:r>
      <w:del w:id="22" w:author="Archie Xu" w:date="2026-06-29T08:53:00Z">
        <w:r>
          <w:rPr>
            <w:rFonts w:ascii="Times New Roman" w:hAnsi="Times New Roman"/>
            <w:sz w:val="18"/>
            <w:szCs w:val="18"/>
          </w:rPr>
          <w:delText xml:space="preserve"> </w:delText>
        </w:r>
      </w:del>
      <w:r>
        <w:rPr>
          <w:rFonts w:ascii="Times New Roman" w:hAnsi="Times New Roman"/>
          <w:sz w:val="18"/>
          <w:szCs w:val="18"/>
        </w:rPr>
        <w:t>6,800+ citations; 100+ authorized patents and 200+ pending patent applications; 1 co-authored book</w:t>
      </w:r>
    </w:p>
    <w:p w14:paraId="62FFACA8">
      <w:pPr>
        <w:keepLines/>
        <w:spacing w:before="140" w:line="200" w:lineRule="atLeas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DBLP: </w:t>
      </w:r>
      <w:r>
        <w:fldChar w:fldCharType="begin"/>
      </w:r>
      <w:r>
        <w:instrText xml:space="preserve"> HYPERLINK "https://dblp.org/pid/36/3948.html" </w:instrText>
      </w:r>
      <w:r>
        <w:fldChar w:fldCharType="separate"/>
      </w:r>
      <w:r>
        <w:rPr>
          <w:rFonts w:ascii="Times New Roman" w:hAnsi="Times New Roman"/>
          <w:sz w:val="18"/>
          <w:szCs w:val="18"/>
        </w:rPr>
        <w:t>https://dblp.org/pid/36/3948.html</w:t>
      </w:r>
      <w:r>
        <w:rPr>
          <w:rFonts w:ascii="Times New Roman" w:hAnsi="Times New Roman"/>
          <w:sz w:val="18"/>
          <w:szCs w:val="18"/>
        </w:rPr>
        <w:fldChar w:fldCharType="end"/>
      </w:r>
      <w:r>
        <w:rPr>
          <w:rFonts w:ascii="Times New Roman" w:hAnsi="Times New Roman"/>
          <w:sz w:val="18"/>
          <w:szCs w:val="18"/>
        </w:rPr>
        <w:t xml:space="preserve"> | </w:t>
      </w:r>
    </w:p>
    <w:p w14:paraId="058FA544">
      <w:pPr>
        <w:keepLines/>
        <w:spacing w:before="140" w:line="200" w:lineRule="atLeas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Google Scholar: </w:t>
      </w:r>
      <w:r>
        <w:fldChar w:fldCharType="begin"/>
      </w:r>
      <w:r>
        <w:instrText xml:space="preserve"> HYPERLINK "https://scholar.google.com/citations?user=rBjPtmQAAAAJ" </w:instrText>
      </w:r>
      <w:r>
        <w:fldChar w:fldCharType="separate"/>
      </w:r>
      <w:r>
        <w:rPr>
          <w:rFonts w:ascii="Times New Roman" w:hAnsi="Times New Roman"/>
          <w:sz w:val="18"/>
          <w:szCs w:val="18"/>
        </w:rPr>
        <w:t>https://scholar.google.com/citations?user=rBjPtmQAAAAJ</w:t>
      </w:r>
      <w:r>
        <w:rPr>
          <w:rFonts w:ascii="Times New Roman" w:hAnsi="Times New Roman"/>
          <w:sz w:val="18"/>
          <w:szCs w:val="18"/>
        </w:rPr>
        <w:fldChar w:fldCharType="end"/>
      </w:r>
      <w:r>
        <w:rPr>
          <w:rFonts w:ascii="Times New Roman" w:hAnsi="Times New Roman"/>
          <w:sz w:val="18"/>
          <w:szCs w:val="18"/>
        </w:rPr>
        <w:t xml:space="preserve"> | </w:t>
      </w:r>
    </w:p>
    <w:p w14:paraId="72C3DB52">
      <w:pPr>
        <w:keepLines/>
        <w:spacing w:before="140" w:line="200" w:lineRule="atLeas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ORCID: </w:t>
      </w:r>
      <w:r>
        <w:fldChar w:fldCharType="begin"/>
      </w:r>
      <w:r>
        <w:instrText xml:space="preserve"> HYPERLINK "https://orcid.org/0000-0001-5292-2945" </w:instrText>
      </w:r>
      <w:r>
        <w:fldChar w:fldCharType="separate"/>
      </w:r>
      <w:r>
        <w:rPr>
          <w:rFonts w:ascii="Times New Roman" w:hAnsi="Times New Roman"/>
          <w:sz w:val="18"/>
          <w:szCs w:val="18"/>
        </w:rPr>
        <w:t>https://orcid.org/0000-0001-5292-2945</w:t>
      </w:r>
      <w:r>
        <w:rPr>
          <w:rFonts w:ascii="Times New Roman" w:hAnsi="Times New Roman"/>
          <w:sz w:val="18"/>
          <w:szCs w:val="18"/>
        </w:rPr>
        <w:fldChar w:fldCharType="end"/>
      </w:r>
    </w:p>
    <w:p w14:paraId="5EC1CCC7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 xml:space="preserve">Leadership &amp; Impact: </w:t>
      </w:r>
    </w:p>
    <w:p w14:paraId="4BD9CF06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20+ awards; 100+ keynote/invited talks; 4,000+ AI production use cases; 30+ major enterprise deployments</w:t>
      </w:r>
    </w:p>
    <w:p w14:paraId="7DE8061F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>Professional Experience</w:t>
      </w:r>
    </w:p>
    <w:p w14:paraId="493FD783">
      <w:pPr>
        <w:keepLines/>
        <w:spacing w:before="140" w:line="200" w:lineRule="atLeast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18"/>
          <w:szCs w:val="18"/>
        </w:rPr>
        <w:t>2021–Present: Chief Scientist at China Mobile Group</w:t>
      </w:r>
    </w:p>
    <w:p w14:paraId="313B86FF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2016–2021: CMR Chief Scientist,</w:t>
      </w:r>
      <w:ins w:id="23" w:author="Archie Xu" w:date="2026-06-29T08:54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China Mobile Research Institute</w:t>
      </w:r>
    </w:p>
    <w:p w14:paraId="53B6A646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2013-2013: Architect, Big Data Product Line, IBM R&amp;D Center</w:t>
      </w:r>
    </w:p>
    <w:p w14:paraId="2115A9C4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2006–2013: Principal Researcher,</w:t>
      </w:r>
      <w:ins w:id="24" w:author="Archie Xu" w:date="2026-06-29T08:54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AT&amp;T Labs Research</w:t>
      </w:r>
    </w:p>
    <w:p w14:paraId="571E91FA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2001–2006: Senior Researcher AT&amp;T Labs Research</w:t>
      </w:r>
    </w:p>
    <w:p w14:paraId="4AD3127D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>Education</w:t>
      </w:r>
    </w:p>
    <w:p w14:paraId="1E792A1E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1998–2001: PH.D, Institute of Acoustics, Chinese Academy of Sciences, Thesis: Acoustic models and decoding algorithms in natural speech recognition</w:t>
      </w:r>
    </w:p>
    <w:p w14:paraId="2951792C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1995–1998: Master, Harbin Engineering University, Thesis: Text-independent speaker recognition</w:t>
      </w:r>
    </w:p>
    <w:p w14:paraId="35A25045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1990–1995: Bachelor, Shanxi University of Finance &amp; Economics, Information Science</w:t>
      </w:r>
    </w:p>
    <w:p w14:paraId="2EEE4541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>Research and Technology Leadership</w:t>
      </w:r>
    </w:p>
    <w:p w14:paraId="05E38E75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Conversational AI:  At AT&amp;T Labs Research, pioneered WebTalk, an early system for automatically building dialogue services from web content. Later led China Mobile's customer-service intelligence program, including the Eva intelligent customer-service system.</w:t>
      </w:r>
    </w:p>
    <w:p w14:paraId="05DCC8B1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Network Intelligence: Led China Mobile's network-intelligence program and key technologies for </w:t>
      </w:r>
      <w:del w:id="25" w:author="Archie Xu" w:date="2026-06-29T08:55:00Z">
        <w:r>
          <w:rPr>
            <w:rFonts w:ascii="Times New Roman" w:hAnsi="Times New Roman"/>
            <w:sz w:val="18"/>
            <w:szCs w:val="18"/>
          </w:rPr>
          <w:delText>self-intelligent</w:delText>
        </w:r>
      </w:del>
      <w:ins w:id="26" w:author="Archie Xu" w:date="2026-06-29T08:55:00Z">
        <w:r>
          <w:rPr>
            <w:rFonts w:ascii="Times New Roman" w:hAnsi="Times New Roman"/>
            <w:sz w:val="18"/>
            <w:szCs w:val="18"/>
          </w:rPr>
          <w:t>autonomous</w:t>
        </w:r>
      </w:ins>
      <w:r>
        <w:rPr>
          <w:rFonts w:ascii="Times New Roman" w:hAnsi="Times New Roman"/>
          <w:sz w:val="18"/>
          <w:szCs w:val="18"/>
        </w:rPr>
        <w:t xml:space="preserve"> networks, supporting the evolution of autonomous-network capabilities and large-scale intelligent operations.</w:t>
      </w:r>
    </w:p>
    <w:p w14:paraId="020BEBE5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Jiutian AI Platform and Foundation Models: Chief engineer of the Jiutian AI Platform, Jiutian AI middle platform, and Jiutian foundation-model core technologies. The platform supports large-scale AI production deployment across communications, energy, chemicals, aviation, healthcare, government services, and other sectors.</w:t>
      </w:r>
    </w:p>
    <w:p w14:paraId="1E656F82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Industrial AI Deployment: Chief technical leader for major AI platform and foundation-model projects with PetroChina, China National Chemical Corporation, Chinese PLA General Hospital, China Eastern Airlines, TravelSky, Gansu Provincial Government, and Heilongjiang Provincial Government.</w:t>
      </w:r>
    </w:p>
    <w:p w14:paraId="3473945D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>Selected Honors and Awards</w:t>
      </w:r>
    </w:p>
    <w:p w14:paraId="510F7EDD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IEEE Fellow (2022)</w:t>
      </w:r>
    </w:p>
    <w:p w14:paraId="5A82BE46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National Outstanding Scientists — Strategic Scientist (2023)</w:t>
      </w:r>
      <w:del w:id="27" w:author="Archie Xu" w:date="2026-06-29T08:52:00Z">
        <w:r>
          <w:rPr>
            <w:rFonts w:ascii="Times New Roman" w:hAnsi="Times New Roman"/>
            <w:sz w:val="18"/>
            <w:szCs w:val="18"/>
          </w:rPr>
          <w:delText>.</w:delText>
        </w:r>
      </w:del>
    </w:p>
    <w:p w14:paraId="64CA6309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Jiutian Large Model selected into the Top 10 National Key Foundation Technologies of Central Enterprises, First Principal Contributor </w:t>
      </w:r>
    </w:p>
    <w:p w14:paraId="434647C8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Jiutian AI Team awarded the “Model Central Enterprise” honorary Title (2024; team leader; no more than 10 nationwide each year)</w:t>
      </w:r>
      <w:del w:id="28" w:author="Archie Xu" w:date="2026-06-29T08:52:00Z">
        <w:r>
          <w:rPr>
            <w:rFonts w:ascii="Times New Roman" w:hAnsi="Times New Roman"/>
            <w:sz w:val="18"/>
            <w:szCs w:val="18"/>
          </w:rPr>
          <w:delText>.</w:delText>
        </w:r>
      </w:del>
    </w:p>
    <w:p w14:paraId="7A3C92A1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Science and Technology Award for Key Technologies and Large-Scale Application of </w:t>
      </w:r>
      <w:ins w:id="29" w:author="Archie Xu" w:date="2026-06-29T08:56:00Z">
        <w:r>
          <w:rPr>
            <w:rFonts w:ascii="Times New Roman" w:hAnsi="Times New Roman"/>
            <w:sz w:val="18"/>
            <w:szCs w:val="18"/>
          </w:rPr>
          <w:t>Autonomous</w:t>
        </w:r>
      </w:ins>
      <w:del w:id="30" w:author="Archie Xu" w:date="2026-06-29T08:56:00Z">
        <w:r>
          <w:rPr>
            <w:rFonts w:ascii="Times New Roman" w:hAnsi="Times New Roman"/>
            <w:sz w:val="18"/>
            <w:szCs w:val="18"/>
          </w:rPr>
          <w:delText>Self-Intelligent</w:delText>
        </w:r>
      </w:del>
      <w:r>
        <w:rPr>
          <w:rFonts w:ascii="Times New Roman" w:hAnsi="Times New Roman"/>
          <w:sz w:val="18"/>
          <w:szCs w:val="18"/>
        </w:rPr>
        <w:t xml:space="preserve"> Networks — As First Principal Contributor</w:t>
      </w:r>
      <w:ins w:id="31" w:author="Archie Xu" w:date="2026-06-29T08:56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32" w:author="Archie Xu" w:date="2026-06-29T08:56:00Z">
        <w:r>
          <w:rPr>
            <w:rFonts w:ascii="Times New Roman" w:hAnsi="Times New Roman"/>
            <w:sz w:val="18"/>
            <w:szCs w:val="18"/>
          </w:rPr>
          <w:delText xml:space="preserve">， </w:delText>
        </w:r>
      </w:del>
      <w:r>
        <w:rPr>
          <w:rFonts w:ascii="Times New Roman" w:hAnsi="Times New Roman"/>
          <w:sz w:val="18"/>
          <w:szCs w:val="18"/>
        </w:rPr>
        <w:t>First Class Prize, Science and Technology Award of China Institute of Communications</w:t>
      </w:r>
      <w:del w:id="33" w:author="Archie Xu" w:date="2026-06-29T08:51:00Z">
        <w:r>
          <w:rPr>
            <w:rFonts w:ascii="Times New Roman" w:hAnsi="Times New Roman"/>
            <w:sz w:val="18"/>
            <w:szCs w:val="18"/>
          </w:rPr>
          <w:delText xml:space="preserve"> ; </w:delText>
        </w:r>
      </w:del>
      <w:r>
        <w:rPr>
          <w:rFonts w:ascii="Times New Roman" w:hAnsi="Times New Roman"/>
          <w:sz w:val="18"/>
          <w:szCs w:val="18"/>
        </w:rPr>
        <w:t>)</w:t>
      </w:r>
      <w:del w:id="34" w:author="Archie Xu" w:date="2026-06-29T08:52:00Z">
        <w:r>
          <w:rPr>
            <w:rFonts w:ascii="Times New Roman" w:hAnsi="Times New Roman"/>
            <w:sz w:val="18"/>
            <w:szCs w:val="18"/>
          </w:rPr>
          <w:delText>.</w:delText>
        </w:r>
      </w:del>
    </w:p>
    <w:p w14:paraId="00D21591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Jiutian AI Platform for the Communications Industry and Its Application —As First Principal Contributor</w:t>
      </w:r>
      <w:ins w:id="35" w:author="Archie Xu" w:date="2026-06-29T08:53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36" w:author="Archie Xu" w:date="2026-06-29T08:53:00Z">
        <w:r>
          <w:rPr>
            <w:rFonts w:ascii="Times New Roman" w:hAnsi="Times New Roman"/>
            <w:sz w:val="18"/>
            <w:szCs w:val="18"/>
          </w:rPr>
          <w:delText xml:space="preserve">， </w:delText>
        </w:r>
      </w:del>
      <w:r>
        <w:rPr>
          <w:rFonts w:ascii="Times New Roman" w:hAnsi="Times New Roman"/>
          <w:sz w:val="18"/>
          <w:szCs w:val="18"/>
        </w:rPr>
        <w:t>Second Prize, Science and Technology Award of China Institute of Communications</w:t>
      </w:r>
      <w:del w:id="37" w:author="Archie Xu" w:date="2026-06-29T08:52:00Z">
        <w:r>
          <w:rPr>
            <w:rFonts w:ascii="Times New Roman" w:hAnsi="Times New Roman"/>
            <w:sz w:val="18"/>
            <w:szCs w:val="18"/>
          </w:rPr>
          <w:delText xml:space="preserve"> ;</w:delText>
        </w:r>
      </w:del>
    </w:p>
    <w:p w14:paraId="7AA40B9F">
      <w:pPr>
        <w:keepLines/>
        <w:spacing w:before="140" w:line="200" w:lineRule="atLeast"/>
        <w:jc w:val="left"/>
        <w:rPr>
          <w:ins w:id="38" w:author="Archie Xu" w:date="2026-06-29T08:48:00Z"/>
          <w:rFonts w:ascii="Times New Roman" w:hAnsi="Times New Roman"/>
          <w:sz w:val="18"/>
          <w:szCs w:val="18"/>
        </w:rPr>
      </w:pPr>
      <w:ins w:id="39" w:author="Archie Xu" w:date="2026-06-29T08:46:00Z">
        <w:r>
          <w:rPr>
            <w:rFonts w:ascii="Times New Roman" w:hAnsi="Times New Roman"/>
            <w:sz w:val="18"/>
            <w:szCs w:val="18"/>
          </w:rPr>
          <w:t>Distinguished Keynote Speech</w:t>
        </w:r>
      </w:ins>
      <w:ins w:id="40" w:author="Archie Xu" w:date="2026-06-29T08:50:00Z">
        <w:r>
          <w:rPr>
            <w:rFonts w:ascii="Times New Roman" w:hAnsi="Times New Roman"/>
            <w:sz w:val="18"/>
            <w:szCs w:val="18"/>
          </w:rPr>
          <w:t xml:space="preserve"> — </w:t>
        </w:r>
      </w:ins>
      <w:ins w:id="41" w:author="Archie Xu" w:date="2026-06-29T08:47:00Z">
        <w:r>
          <w:rPr>
            <w:rFonts w:ascii="Times New Roman" w:hAnsi="Times New Roman"/>
            <w:sz w:val="18"/>
            <w:szCs w:val="18"/>
          </w:rPr>
          <w:t>IEEE, IEEE Computer Society, and IEEE Communication Soci</w:t>
        </w:r>
      </w:ins>
      <w:ins w:id="42" w:author="Archie Xu" w:date="2026-06-29T08:48:00Z">
        <w:r>
          <w:rPr>
            <w:rFonts w:ascii="Times New Roman" w:hAnsi="Times New Roman"/>
            <w:sz w:val="18"/>
            <w:szCs w:val="18"/>
          </w:rPr>
          <w:t>ety Technical Committee on Big Data (2019)</w:t>
        </w:r>
      </w:ins>
    </w:p>
    <w:p w14:paraId="1691FE85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AT&amp;T CTO Award (2009; 8 recipients across AT&amp;T).</w:t>
      </w:r>
    </w:p>
    <w:p w14:paraId="79DDF98C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Multiple China Mobile Group Top Technical Awards: For work on Jiutian AI Platform, Jiutian Intelligent Recommendation Platform, Network intelligence, and Intelligent speech technologies.</w:t>
      </w:r>
    </w:p>
    <w:p w14:paraId="53BB7545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>Key National Projects in Past 5 Years:</w:t>
      </w:r>
    </w:p>
    <w:p w14:paraId="598EAE75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2024–2025, Project Leader</w:t>
      </w:r>
      <w:ins w:id="43" w:author="Archie Xu" w:date="2026-06-29T08:53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44" w:author="Archie Xu" w:date="2026-06-29T08:53:00Z">
        <w:r>
          <w:rPr>
            <w:rFonts w:ascii="Times New Roman" w:hAnsi="Times New Roman"/>
            <w:sz w:val="18"/>
            <w:szCs w:val="18"/>
          </w:rPr>
          <w:delText xml:space="preserve">， </w:delText>
        </w:r>
      </w:del>
      <w:r>
        <w:rPr>
          <w:rFonts w:ascii="Times New Roman" w:hAnsi="Times New Roman"/>
          <w:sz w:val="18"/>
          <w:szCs w:val="18"/>
        </w:rPr>
        <w:t>Safety by Design Foundation Models</w:t>
      </w:r>
      <w:ins w:id="45" w:author="Archie Xu" w:date="2026-06-29T08:56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(JT-Safe)</w:t>
      </w:r>
      <w:ins w:id="46" w:author="Archie Xu" w:date="2026-06-29T08:56:00Z">
        <w:r>
          <w:rPr>
            <w:rFonts w:ascii="Times New Roman" w:hAnsi="Times New Roman"/>
            <w:sz w:val="18"/>
            <w:szCs w:val="18"/>
          </w:rPr>
          <w:t xml:space="preserve"> , </w:t>
        </w:r>
      </w:ins>
      <w:del w:id="47" w:author="Archie Xu" w:date="2026-06-29T08:56:00Z">
        <w:r>
          <w:rPr>
            <w:rFonts w:ascii="Times New Roman" w:hAnsi="Times New Roman"/>
            <w:sz w:val="18"/>
            <w:szCs w:val="18"/>
          </w:rPr>
          <w:delText xml:space="preserve">,  </w:delText>
        </w:r>
      </w:del>
      <w:r>
        <w:rPr>
          <w:rFonts w:ascii="Times New Roman" w:hAnsi="Times New Roman"/>
          <w:sz w:val="18"/>
          <w:szCs w:val="18"/>
        </w:rPr>
        <w:t>360+ Researchers</w:t>
      </w:r>
      <w:del w:id="48" w:author="Archie Xu" w:date="2026-06-29T08:51:00Z">
        <w:r>
          <w:rPr>
            <w:rFonts w:ascii="Times New Roman" w:hAnsi="Times New Roman"/>
            <w:sz w:val="18"/>
            <w:szCs w:val="18"/>
          </w:rPr>
          <w:delText>;</w:delText>
        </w:r>
      </w:del>
    </w:p>
    <w:p w14:paraId="51C7A8E7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2022-2025, Project Leader</w:t>
      </w:r>
      <w:ins w:id="49" w:author="Archie Xu" w:date="2026-06-29T08:53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50" w:author="Archie Xu" w:date="2026-06-29T08:53:00Z">
        <w:r>
          <w:rPr>
            <w:rFonts w:ascii="Times New Roman" w:hAnsi="Times New Roman"/>
            <w:sz w:val="18"/>
            <w:szCs w:val="18"/>
          </w:rPr>
          <w:delText xml:space="preserve">， </w:delText>
        </w:r>
      </w:del>
      <w:r>
        <w:rPr>
          <w:rFonts w:ascii="Times New Roman" w:hAnsi="Times New Roman"/>
          <w:sz w:val="18"/>
          <w:szCs w:val="18"/>
        </w:rPr>
        <w:t>National New-Generation AI Open Innovation Platform, 150+ Researchers and Engineers</w:t>
      </w:r>
    </w:p>
    <w:p w14:paraId="73A77D0F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2022-2026, Director of Laboratory Council</w:t>
      </w:r>
      <w:ins w:id="51" w:author="Archie Xu" w:date="2026-06-29T08:53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52" w:author="Archie Xu" w:date="2026-06-29T08:53:00Z">
        <w:r>
          <w:rPr>
            <w:rFonts w:ascii="Times New Roman" w:hAnsi="Times New Roman"/>
            <w:sz w:val="18"/>
            <w:szCs w:val="18"/>
          </w:rPr>
          <w:delText xml:space="preserve">， </w:delText>
        </w:r>
      </w:del>
      <w:r>
        <w:rPr>
          <w:rFonts w:ascii="Times New Roman" w:hAnsi="Times New Roman"/>
          <w:sz w:val="18"/>
          <w:szCs w:val="18"/>
        </w:rPr>
        <w:t>National Key Laboratory of Multimedia Information Processing, 190+ Members of Technical Staff</w:t>
      </w:r>
    </w:p>
    <w:p w14:paraId="7B758BCD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2019–2022, Project Leader, Cross-Domain Intelligent Orchestration Plane for Software-Defined Networking</w:t>
      </w:r>
    </w:p>
    <w:p w14:paraId="67813221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2020–2023, Technical Leader, Human-Computer Interaction Services: Large Scale </w:t>
      </w:r>
    </w:p>
    <w:p w14:paraId="626D032A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 xml:space="preserve">Key Enterprise and Commercial Projects in Large scale in Past 3 Years: </w:t>
      </w:r>
    </w:p>
    <w:p w14:paraId="0B1F40AC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2024–2025, Chief Technical Leader, PetroChina AI Middle Platform and Multimodal Foundation Model</w:t>
      </w:r>
    </w:p>
    <w:p w14:paraId="4900B4DD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2025-2026, Chief Technical Leader, China National Chemical Corporation Industry Model and Platform</w:t>
      </w:r>
    </w:p>
    <w:p w14:paraId="3B276CD5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2020-2025, Chief Technical Leader, Network Intelligence Transformation of China Mobile</w:t>
      </w:r>
    </w:p>
    <w:p w14:paraId="72870C74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2023-2026, Chief Technical Leader, Jiutian Foundation Models </w:t>
      </w:r>
    </w:p>
    <w:p w14:paraId="41F5BF9E">
      <w:pPr>
        <w:keepLines/>
        <w:numPr>
          <w:ilvl w:val="0"/>
          <w:numId w:val="1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Present, Chief Technical Leader, Jiutian AI Platform and Middle Platform, China Mobile</w:t>
      </w:r>
    </w:p>
    <w:p w14:paraId="0BC4E572">
      <w:pPr>
        <w:keepLines/>
        <w:numPr>
          <w:ilvl w:val="0"/>
          <w:numId w:val="1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2022, Chief Technical Leader, China Eastern Airlines Platform and Foundation Model</w:t>
      </w:r>
    </w:p>
    <w:p w14:paraId="1BA3001D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2024-2026, Chief Technical Leader,</w:t>
      </w:r>
      <w:ins w:id="53" w:author="Archie Xu" w:date="2026-06-29T08:52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TravelSky AI Platform and Customer Service</w:t>
      </w:r>
    </w:p>
    <w:p w14:paraId="574806C4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2023-2025,</w:t>
      </w:r>
      <w:ins w:id="54" w:author="Archie Xu" w:date="2026-06-29T08:51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Chief Technical Leader, Hospital AI Platform and Capabilities</w:t>
      </w:r>
    </w:p>
    <w:p w14:paraId="013869D2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>Professional Leadership</w:t>
      </w:r>
    </w:p>
    <w:p w14:paraId="48612DA1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2024-Present: Fellow of Chinese Institute of Communications</w:t>
      </w:r>
    </w:p>
    <w:p w14:paraId="6C403DE1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2020-2023: Chairman of the Board of Linux Foundation Networking</w:t>
      </w:r>
    </w:p>
    <w:p w14:paraId="7792E177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2020-Present: Board Member of Linux Foundation Networking</w:t>
      </w:r>
    </w:p>
    <w:p w14:paraId="58E079DB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2023-Present: Vice Chairman, China Large Model Committee of CCF</w:t>
      </w:r>
    </w:p>
    <w:p w14:paraId="36AFA87E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2023-Present: Vice Chairman, China Artificial Intelligence Industry Alliance</w:t>
      </w:r>
    </w:p>
    <w:p w14:paraId="0BDFACC3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2020-Present: Deputy Director, AI Committee of Internet Society of China</w:t>
      </w:r>
    </w:p>
    <w:p w14:paraId="1EF37727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2023-Present: Co-Leader, Large Model Task Force, National AI Standardization Overall Group</w:t>
      </w:r>
    </w:p>
    <w:p w14:paraId="7D2EE37D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2009-2012: Member of IEEE Speech and Language Processing Technical Committee </w:t>
      </w:r>
    </w:p>
    <w:p w14:paraId="0ADA27D4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2014-2016: Member of IEEE Signal Processing Industrial Relation Committee</w:t>
      </w:r>
    </w:p>
    <w:p w14:paraId="6E369567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2016-2018: China Natural Language Processing Committee</w:t>
      </w:r>
    </w:p>
    <w:p w14:paraId="3F0E82C2">
      <w:pPr>
        <w:keepLines/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10+ Years of Program committee members/ Reviewers, Major Conferences of ACL, ISCA, ACM, AAAI, ICML, ICASSP, ICLR, NeurIPS, IEEE Transactions, etc. </w:t>
      </w:r>
    </w:p>
    <w:p w14:paraId="2ABB2D5C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>Selected Publications</w:t>
      </w:r>
      <w:bookmarkEnd w:id="0"/>
    </w:p>
    <w:p w14:paraId="69C7F6F0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Robust Sentiment Detection on Twitter from Biased and Noisy Data, COLING, 2010; 1,430+ citations.</w:t>
      </w:r>
    </w:p>
    <w:p w14:paraId="37595132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Network Topology Optimization via Deep Reinforcement Learning, </w:t>
      </w:r>
      <w:del w:id="55" w:author="Archie Xu" w:date="2026-06-29T08:59:00Z">
        <w:r>
          <w:rPr>
            <w:rFonts w:ascii="Times New Roman" w:hAnsi="Times New Roman"/>
            <w:sz w:val="18"/>
            <w:szCs w:val="18"/>
          </w:rPr>
          <w:delText xml:space="preserve"> </w:delText>
        </w:r>
      </w:del>
      <w:r>
        <w:rPr>
          <w:rFonts w:ascii="Times New Roman" w:hAnsi="Times New Roman"/>
          <w:sz w:val="18"/>
          <w:szCs w:val="18"/>
        </w:rPr>
        <w:t>IEEE Transactions on Communications, 2023, 61 Citations, Impact Factor: 8.3</w:t>
      </w:r>
    </w:p>
    <w:p w14:paraId="788CB63D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Network Meets ChatGPT: Intent Autonomous Management, Control and Operation, Journal of Communications and Information Networks, 2023</w:t>
      </w:r>
      <w:ins w:id="56" w:author="Archie Xu" w:date="2026-06-29T08:59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57" w:author="Archie Xu" w:date="2026-06-29T08:59:00Z">
        <w:r>
          <w:rPr>
            <w:rFonts w:ascii="Times New Roman" w:hAnsi="Times New Roman"/>
            <w:sz w:val="18"/>
            <w:szCs w:val="18"/>
          </w:rPr>
          <w:delText xml:space="preserve">. </w:delText>
        </w:r>
      </w:del>
      <w:r>
        <w:rPr>
          <w:rFonts w:ascii="Times New Roman" w:hAnsi="Times New Roman"/>
          <w:sz w:val="18"/>
          <w:szCs w:val="18"/>
        </w:rPr>
        <w:t>84 Citations</w:t>
      </w:r>
      <w:ins w:id="58" w:author="Archie Xu" w:date="2026-06-29T09:00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59" w:author="Archie Xu" w:date="2026-06-29T09:00:00Z">
        <w:r>
          <w:rPr>
            <w:rFonts w:ascii="Times New Roman" w:hAnsi="Times New Roman"/>
            <w:sz w:val="18"/>
            <w:szCs w:val="18"/>
          </w:rPr>
          <w:delText xml:space="preserve">; </w:delText>
        </w:r>
      </w:del>
      <w:r>
        <w:rPr>
          <w:rFonts w:ascii="Times New Roman" w:hAnsi="Times New Roman"/>
          <w:sz w:val="18"/>
          <w:szCs w:val="18"/>
        </w:rPr>
        <w:t xml:space="preserve">Impact Factor: 4.7 </w:t>
      </w:r>
    </w:p>
    <w:p w14:paraId="49384283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  <w:highlight w:val="none"/>
          <w:rPrChange w:id="60" w:author="Archie Xu" w:date="2026-06-29T08:59:00Z">
            <w:rPr>
              <w:rFonts w:ascii="Times New Roman" w:hAnsi="Times New Roman"/>
              <w:sz w:val="18"/>
              <w:szCs w:val="18"/>
              <w:highlight w:val="yellow"/>
            </w:rPr>
          </w:rPrChange>
        </w:rPr>
      </w:pPr>
      <w:r>
        <w:fldChar w:fldCharType="begin"/>
      </w:r>
      <w:r>
        <w:instrText xml:space="preserve">HYPERLINK "https://ieeexplore.ieee.org/abstract/document/10506610/"</w:instrText>
      </w:r>
      <w:r>
        <w:fldChar w:fldCharType="separate"/>
      </w:r>
      <w:r>
        <w:rPr>
          <w:rFonts w:ascii="Times New Roman" w:hAnsi="Times New Roman"/>
          <w:sz w:val="18"/>
          <w:szCs w:val="18"/>
          <w:highlight w:val="none"/>
          <w:rPrChange w:id="61" w:author="Archie Xu" w:date="2026-06-29T08:59:00Z">
            <w:rPr>
              <w:rFonts w:ascii="Times New Roman" w:hAnsi="Times New Roman"/>
              <w:sz w:val="18"/>
              <w:szCs w:val="18"/>
              <w:highlight w:val="yellow"/>
            </w:rPr>
          </w:rPrChange>
        </w:rPr>
        <w:t>Hybrid prompt-driven large language model for robust state-of-charge estimation of multitype Li-ion batteries</w:t>
      </w:r>
      <w:r>
        <w:fldChar w:fldCharType="end"/>
      </w:r>
      <w:r>
        <w:rPr>
          <w:rFonts w:ascii="Times New Roman" w:hAnsi="Times New Roman"/>
          <w:sz w:val="18"/>
          <w:szCs w:val="18"/>
          <w:highlight w:val="none"/>
          <w:rPrChange w:id="62" w:author="Archie Xu" w:date="2026-06-29T08:59:00Z">
            <w:rPr>
              <w:rFonts w:ascii="Times New Roman" w:hAnsi="Times New Roman"/>
              <w:sz w:val="18"/>
              <w:szCs w:val="18"/>
              <w:highlight w:val="yellow"/>
            </w:rPr>
          </w:rPrChange>
        </w:rPr>
        <w:t>, 2024, 35 Citations, Impact Factor: 9.78</w:t>
      </w:r>
    </w:p>
    <w:p w14:paraId="0E5C7B47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 survey of transformer-based multimodal pre-trained modals, Journal of Neurocomputing</w:t>
      </w:r>
      <w:ins w:id="63" w:author="Archie Xu" w:date="2026-06-29T08:59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64" w:author="Archie Xu" w:date="2026-06-29T08:59:00Z">
        <w:r>
          <w:rPr>
            <w:rFonts w:ascii="Times New Roman" w:hAnsi="Times New Roman"/>
            <w:sz w:val="18"/>
            <w:szCs w:val="18"/>
          </w:rPr>
          <w:delText> ,</w:delText>
        </w:r>
      </w:del>
      <w:r>
        <w:rPr>
          <w:rFonts w:ascii="Times New Roman" w:hAnsi="Times New Roman"/>
          <w:sz w:val="18"/>
          <w:szCs w:val="18"/>
        </w:rPr>
        <w:t>2023</w:t>
      </w:r>
      <w:ins w:id="65" w:author="Archie Xu" w:date="2026-06-29T09:00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66" w:author="Archie Xu" w:date="2026-06-29T09:00:00Z">
        <w:r>
          <w:rPr>
            <w:rFonts w:ascii="Times New Roman" w:hAnsi="Times New Roman"/>
            <w:sz w:val="18"/>
            <w:szCs w:val="18"/>
          </w:rPr>
          <w:delText xml:space="preserve">; </w:delText>
        </w:r>
      </w:del>
      <w:r>
        <w:rPr>
          <w:rFonts w:ascii="Times New Roman" w:hAnsi="Times New Roman"/>
          <w:sz w:val="18"/>
          <w:szCs w:val="18"/>
        </w:rPr>
        <w:t>65 citations</w:t>
      </w:r>
      <w:ins w:id="67" w:author="Archie Xu" w:date="2026-06-29T09:00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68" w:author="Archie Xu" w:date="2026-06-29T09:00:00Z">
        <w:r>
          <w:rPr>
            <w:rFonts w:ascii="Times New Roman" w:hAnsi="Times New Roman"/>
            <w:sz w:val="18"/>
            <w:szCs w:val="18"/>
          </w:rPr>
          <w:delText xml:space="preserve">.  </w:delText>
        </w:r>
      </w:del>
      <w:r>
        <w:rPr>
          <w:rFonts w:ascii="Times New Roman" w:hAnsi="Times New Roman"/>
          <w:sz w:val="18"/>
          <w:szCs w:val="18"/>
        </w:rPr>
        <w:t>Impact Factor: 6.5</w:t>
      </w:r>
    </w:p>
    <w:p w14:paraId="0CF2048C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</w:t>
      </w:r>
      <w:r>
        <w:fldChar w:fldCharType="begin"/>
      </w:r>
      <w:r>
        <w:instrText xml:space="preserve"> HYPERLINK "https://ieeexplore.ieee.org/abstract/document/10029878/" </w:instrText>
      </w:r>
      <w:r>
        <w:fldChar w:fldCharType="separate"/>
      </w:r>
      <w:r>
        <w:rPr>
          <w:rFonts w:ascii="Times New Roman" w:hAnsi="Times New Roman"/>
          <w:sz w:val="18"/>
          <w:szCs w:val="18"/>
        </w:rPr>
        <w:t>Federated learning over coupled graphs</w:t>
      </w:r>
      <w:r>
        <w:rPr>
          <w:rFonts w:ascii="Times New Roman" w:hAnsi="Times New Roman"/>
          <w:sz w:val="18"/>
          <w:szCs w:val="18"/>
        </w:rPr>
        <w:fldChar w:fldCharType="end"/>
      </w:r>
      <w:r>
        <w:rPr>
          <w:rFonts w:ascii="Times New Roman" w:hAnsi="Times New Roman"/>
          <w:sz w:val="18"/>
          <w:szCs w:val="18"/>
        </w:rPr>
        <w:t>, 2023, 51 Citations, Impact Factor: 7.27</w:t>
      </w:r>
    </w:p>
    <w:p w14:paraId="3BA539B7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 survey on deep learning for cellular traffic prediction, Intelligent Computing (Science Partner Journals) 2024, 52 Citations, Impact Factor: 3.7</w:t>
      </w:r>
    </w:p>
    <w:p w14:paraId="4CA3E690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JT-SAFE-V2: Safety-by-Design Foundation Model with World-Context Data, 2026.6, arXiv:2605.24414</w:t>
      </w:r>
      <w:del w:id="69" w:author="Archie Xu" w:date="2026-06-29T09:00:00Z">
        <w:r>
          <w:rPr>
            <w:rFonts w:ascii="Times New Roman" w:hAnsi="Times New Roman"/>
            <w:sz w:val="18"/>
            <w:szCs w:val="18"/>
          </w:rPr>
          <w:delText>.</w:delText>
        </w:r>
      </w:del>
    </w:p>
    <w:p w14:paraId="46D10E49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Measuring User Influence on Twitter Using Modified K-Shell Decomposition, AAAI, 2021; 123 citations</w:t>
      </w:r>
      <w:del w:id="70" w:author="Archie Xu" w:date="2026-06-29T09:00:00Z">
        <w:r>
          <w:rPr>
            <w:rFonts w:ascii="Times New Roman" w:hAnsi="Times New Roman"/>
            <w:sz w:val="18"/>
            <w:szCs w:val="18"/>
          </w:rPr>
          <w:delText>.</w:delText>
        </w:r>
      </w:del>
    </w:p>
    <w:p w14:paraId="5D1DD68B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Probabilistic model-based sentiment analysis of twitter messages, 2010 IEEE SLT, 121 Citations</w:t>
      </w:r>
    </w:p>
    <w:p w14:paraId="5CBC6C09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 Comprehensive Survey on Long Context Language Modeling, arXiv:2503.17407, 2025, 117 Citations</w:t>
      </w:r>
    </w:p>
    <w:p w14:paraId="4389716E">
      <w:pPr>
        <w:keepLines/>
        <w:numPr>
          <w:ilvl w:val="0"/>
          <w:numId w:val="2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Deep Learning for Medication Recommendation: A Systematic Survey, Journal of Data Intelligence, 2023</w:t>
      </w:r>
      <w:ins w:id="71" w:author="Archie Xu" w:date="2026-06-29T09:01:00Z">
        <w:r>
          <w:rPr>
            <w:rFonts w:ascii="Times New Roman" w:hAnsi="Times New Roman"/>
            <w:sz w:val="18"/>
            <w:szCs w:val="18"/>
          </w:rPr>
          <w:t xml:space="preserve">, </w:t>
        </w:r>
      </w:ins>
      <w:del w:id="72" w:author="Archie Xu" w:date="2026-06-29T09:01:00Z">
        <w:r>
          <w:rPr>
            <w:rFonts w:ascii="Times New Roman" w:hAnsi="Times New Roman"/>
            <w:sz w:val="18"/>
            <w:szCs w:val="18"/>
          </w:rPr>
          <w:delText xml:space="preserve">， </w:delText>
        </w:r>
      </w:del>
      <w:r>
        <w:rPr>
          <w:rFonts w:ascii="Times New Roman" w:hAnsi="Times New Roman"/>
          <w:sz w:val="18"/>
          <w:szCs w:val="18"/>
        </w:rPr>
        <w:t>74 Citations</w:t>
      </w:r>
    </w:p>
    <w:p w14:paraId="0AD172D7">
      <w:pPr>
        <w:keepLines/>
        <w:spacing w:before="140" w:line="200" w:lineRule="atLeast"/>
        <w:jc w:val="left"/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</w:pPr>
      <w:r>
        <w:rPr>
          <w:rFonts w:ascii="Times New Roman" w:hAnsi="Times New Roman" w:eastAsia="宋体"/>
          <w:b/>
          <w:bCs/>
          <w:color w:val="0F172A"/>
          <w:sz w:val="18"/>
          <w:szCs w:val="18"/>
          <w:u w:val="single"/>
        </w:rPr>
        <w:t>Selected Patents</w:t>
      </w:r>
    </w:p>
    <w:p w14:paraId="202F4879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Systems and methods for social media data mining, US10496654B2, 208 Citations</w:t>
      </w:r>
    </w:p>
    <w:p w14:paraId="50FBFD6F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ins w:id="73" w:author="cmcc-1211" w:date="2026-07-13T11:29:34Z">
        <w:r>
          <w:rPr>
            <w:rFonts w:hint="eastAsia" w:ascii="Times New Roman" w:hAnsi="Times New Roman"/>
            <w:sz w:val="18"/>
            <w:szCs w:val="18"/>
          </w:rPr>
          <w:t>Relevance recognition for a human machine dialog system contextual question answering based on a normalization of the length of the user input</w:t>
        </w:r>
      </w:ins>
      <w:del w:id="74" w:author="cmcc-1211" w:date="2026-07-13T11:29:34Z">
        <w:r>
          <w:rPr>
            <w:rFonts w:ascii="Times New Roman" w:hAnsi="Times New Roman"/>
            <w:sz w:val="18"/>
            <w:szCs w:val="18"/>
          </w:rPr>
          <w:delText>Relevance recognition for a human machine dialog system contextual question</w:delText>
        </w:r>
      </w:del>
      <w:r>
        <w:rPr>
          <w:rFonts w:ascii="Times New Roman" w:hAnsi="Times New Roman"/>
          <w:sz w:val="18"/>
          <w:szCs w:val="18"/>
        </w:rPr>
        <w:t>, US8639517B2,</w:t>
      </w:r>
      <w:ins w:id="75" w:author="Archie Xu" w:date="2026-06-29T09:01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127 Citations</w:t>
      </w:r>
    </w:p>
    <w:p w14:paraId="6E365CFE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Method of detecting potential phishing by analyzing universal resource locators, US9521165B2,</w:t>
      </w:r>
      <w:ins w:id="76" w:author="Archie Xu" w:date="2026-06-29T09:01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81Citations</w:t>
      </w:r>
    </w:p>
    <w:p w14:paraId="369A7C07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System and method of providing a spoken dialog interface to a website, US8949132B2,</w:t>
      </w:r>
      <w:ins w:id="77" w:author="Archie Xu" w:date="2026-06-29T09:01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81 Citations</w:t>
      </w:r>
    </w:p>
    <w:p w14:paraId="5F94E6D7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ins w:id="78" w:author="cmcc-1211" w:date="2026-07-13T11:28:26Z">
        <w:r>
          <w:rPr>
            <w:rFonts w:hint="eastAsia" w:ascii="Times New Roman" w:hAnsi="Times New Roman"/>
            <w:sz w:val="18"/>
            <w:szCs w:val="18"/>
          </w:rPr>
          <w:t>System and method using a discriminative learning approach for question answering</w:t>
        </w:r>
      </w:ins>
      <w:del w:id="79" w:author="cmcc-1211" w:date="2026-07-13T11:28:26Z">
        <w:r>
          <w:rPr>
            <w:rFonts w:ascii="Times New Roman" w:hAnsi="Times New Roman"/>
            <w:sz w:val="18"/>
            <w:szCs w:val="18"/>
          </w:rPr>
          <w:delText>System and method using a discriminative learning approach for question</w:delText>
        </w:r>
      </w:del>
      <w:r>
        <w:rPr>
          <w:rFonts w:ascii="Times New Roman" w:hAnsi="Times New Roman"/>
          <w:sz w:val="18"/>
          <w:szCs w:val="18"/>
        </w:rPr>
        <w:t>, US8543565B2,</w:t>
      </w:r>
      <w:ins w:id="80" w:author="Archie Xu" w:date="2026-06-29T09:01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74 Citations</w:t>
      </w:r>
    </w:p>
    <w:p w14:paraId="6E68BF30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Method and apparatus for automatically building conversational systems, US8718242B2, 61 Citations </w:t>
      </w:r>
    </w:p>
    <w:p w14:paraId="437B82A8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bookmarkStart w:id="1" w:name="OLE_LINK1"/>
      <w:r>
        <w:rPr>
          <w:rFonts w:ascii="Times New Roman" w:hAnsi="Times New Roman"/>
          <w:sz w:val="18"/>
          <w:szCs w:val="18"/>
        </w:rPr>
        <w:t>A State-Aware Adversarial Generative Closed-Loop Scheme,</w:t>
      </w:r>
      <w:ins w:id="81" w:author="Archie Xu" w:date="2026-06-29T09:01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YF2401070</w:t>
      </w:r>
    </w:p>
    <w:p w14:paraId="7450485C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 Streaming Noisy Label Detection Method, YF2310321</w:t>
      </w:r>
    </w:p>
    <w:p w14:paraId="46F4EFC0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 Decoder-Based Generative Pre-Training Large Model Architecture, YF2309241</w:t>
      </w:r>
    </w:p>
    <w:p w14:paraId="3D9E7C08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 Context Orchestration and Management Method for Integrated Development and Operations of Communication Network Software,</w:t>
      </w:r>
      <w:ins w:id="82" w:author="Archie Xu" w:date="2026-06-29T09:01:00Z">
        <w:r>
          <w:rPr>
            <w:rFonts w:ascii="Times New Roman" w:hAnsi="Times New Roman"/>
            <w:sz w:val="18"/>
            <w:szCs w:val="18"/>
          </w:rPr>
          <w:t xml:space="preserve"> </w:t>
        </w:r>
      </w:ins>
      <w:r>
        <w:rPr>
          <w:rFonts w:ascii="Times New Roman" w:hAnsi="Times New Roman"/>
          <w:sz w:val="18"/>
          <w:szCs w:val="18"/>
        </w:rPr>
        <w:t>YF2210005</w:t>
      </w:r>
    </w:p>
    <w:p w14:paraId="04090C3C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Method, System, Framework, Device, and Apparatus for Holistic AI, YF2207055</w:t>
      </w:r>
    </w:p>
    <w:p w14:paraId="6A271EA7">
      <w:pPr>
        <w:keepLines/>
        <w:numPr>
          <w:ilvl w:val="0"/>
          <w:numId w:val="3"/>
        </w:numPr>
        <w:spacing w:before="140" w:line="200" w:lineRule="atLeast"/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 </w:t>
      </w:r>
      <w:ins w:id="83" w:author="cmcc-1211" w:date="2026-07-13T11:27:29Z">
        <w:r>
          <w:rPr>
            <w:rFonts w:hint="eastAsia" w:ascii="Times New Roman" w:hAnsi="Times New Roman"/>
            <w:sz w:val="18"/>
            <w:szCs w:val="18"/>
          </w:rPr>
          <w:t>A Planning-Based Robust Multi-Action Dialogue Policy Model and System</w:t>
        </w:r>
      </w:ins>
      <w:del w:id="84" w:author="cmcc-1211" w:date="2026-07-13T11:27:29Z">
        <w:r>
          <w:rPr>
            <w:rFonts w:ascii="Times New Roman" w:hAnsi="Times New Roman"/>
            <w:sz w:val="18"/>
            <w:szCs w:val="18"/>
          </w:rPr>
          <w:delText>A Method for Context Orchestration and Management in Dev-Ops Integration of Communication Network Software</w:delText>
        </w:r>
      </w:del>
      <w:r>
        <w:rPr>
          <w:rFonts w:ascii="Times New Roman" w:hAnsi="Times New Roman"/>
          <w:sz w:val="18"/>
          <w:szCs w:val="18"/>
        </w:rPr>
        <w:t>, YF2110069</w:t>
      </w:r>
      <w:bookmarkEnd w:id="1"/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005CB">
    <w:pPr>
      <w:jc w:val="center"/>
    </w:pP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 xml:space="preserve">PAGE</w:instrText>
    </w:r>
    <w:r>
      <w:rPr>
        <w:color w:val="94A3B8"/>
        <w:sz w:val="18"/>
        <w:szCs w:val="18"/>
      </w:rPr>
      <w:fldChar w:fldCharType="separate"/>
    </w:r>
    <w:r>
      <w:rPr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EACB2F"/>
    <w:multiLevelType w:val="singleLevel"/>
    <w:tmpl w:val="B8EACB2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B1178BD"/>
    <w:multiLevelType w:val="singleLevel"/>
    <w:tmpl w:val="CB1178B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3E42DB1"/>
    <w:multiLevelType w:val="singleLevel"/>
    <w:tmpl w:val="13E42DB1"/>
    <w:lvl w:ilvl="0" w:tentative="0">
      <w:start w:val="2020"/>
      <w:numFmt w:val="decimal"/>
      <w:suff w:val="nothing"/>
      <w:lvlText w:val="%1-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mcc-1211">
    <w15:presenceInfo w15:providerId="None" w15:userId="cmcc-1211"/>
  </w15:person>
  <w15:person w15:author="Archie Xu">
    <w15:presenceInfo w15:providerId="AD" w15:userId="S::archie.x@GMICOMPUTINGUSINC.onmicrosoft.com::780a9394-6e79-4806-a086-c74d117ed6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0"/>
  <w:bordersDoNotSurroundFooter w:val="0"/>
  <w:revisionView w:markup="0"/>
  <w:trackRevisions w:val="1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303"/>
    <w:rsid w:val="00004A90"/>
    <w:rsid w:val="00171303"/>
    <w:rsid w:val="00730F07"/>
    <w:rsid w:val="007A43D7"/>
    <w:rsid w:val="009F441E"/>
    <w:rsid w:val="00C23C6B"/>
    <w:rsid w:val="00C52123"/>
    <w:rsid w:val="00D7472A"/>
    <w:rsid w:val="00D767B3"/>
    <w:rsid w:val="03D8291E"/>
    <w:rsid w:val="05CF52E1"/>
    <w:rsid w:val="073F2CB4"/>
    <w:rsid w:val="0E006E72"/>
    <w:rsid w:val="0F525DD9"/>
    <w:rsid w:val="150C0679"/>
    <w:rsid w:val="17B943BD"/>
    <w:rsid w:val="22215CB2"/>
    <w:rsid w:val="263E0248"/>
    <w:rsid w:val="2C155C0E"/>
    <w:rsid w:val="31C53C32"/>
    <w:rsid w:val="40297A82"/>
    <w:rsid w:val="48B325DE"/>
    <w:rsid w:val="5100038B"/>
    <w:rsid w:val="51F876BC"/>
    <w:rsid w:val="52660640"/>
    <w:rsid w:val="52C5363A"/>
    <w:rsid w:val="54CA318A"/>
    <w:rsid w:val="59101387"/>
    <w:rsid w:val="610E7157"/>
    <w:rsid w:val="61446072"/>
    <w:rsid w:val="61986464"/>
    <w:rsid w:val="6454481E"/>
    <w:rsid w:val="659B647C"/>
    <w:rsid w:val="65AE61B0"/>
    <w:rsid w:val="683A1F7D"/>
    <w:rsid w:val="68B1523C"/>
    <w:rsid w:val="6C5C05C5"/>
    <w:rsid w:val="6EB34837"/>
    <w:rsid w:val="702A0B29"/>
    <w:rsid w:val="75491A51"/>
    <w:rsid w:val="7769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color w:val="334155"/>
      <w:sz w:val="23"/>
      <w:szCs w:val="23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420" w:after="180" w:line="348" w:lineRule="auto"/>
      <w:outlineLvl w:val="0"/>
    </w:pPr>
    <w:rPr>
      <w:rFonts w:ascii="Arial" w:hAnsi="Arial" w:eastAsia="微软雅黑" w:cs="Times New Roman"/>
      <w:b/>
      <w:bCs/>
      <w:color w:val="0F172A"/>
      <w:sz w:val="42"/>
      <w:szCs w:val="42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spacing w:before="340" w:after="140" w:line="348" w:lineRule="auto"/>
      <w:outlineLvl w:val="1"/>
    </w:pPr>
    <w:rPr>
      <w:b/>
      <w:bCs/>
      <w:color w:val="0F172A"/>
      <w:sz w:val="34"/>
      <w:szCs w:val="34"/>
    </w:rPr>
  </w:style>
  <w:style w:type="paragraph" w:styleId="4">
    <w:name w:val="heading 3"/>
    <w:next w:val="1"/>
    <w:qFormat/>
    <w:uiPriority w:val="0"/>
    <w:pPr>
      <w:spacing w:before="260" w:after="100" w:line="348" w:lineRule="auto"/>
      <w:outlineLvl w:val="2"/>
    </w:pPr>
    <w:rPr>
      <w:rFonts w:ascii="Arial" w:hAnsi="Arial" w:eastAsia="微软雅黑" w:cs="Times New Roman"/>
      <w:b/>
      <w:bCs/>
      <w:color w:val="0F172A"/>
      <w:sz w:val="28"/>
      <w:szCs w:val="28"/>
      <w:lang w:val="en-US" w:eastAsia="zh-CN" w:bidi="ar-SA"/>
    </w:rPr>
  </w:style>
  <w:style w:type="paragraph" w:styleId="5">
    <w:name w:val="heading 4"/>
    <w:next w:val="1"/>
    <w:qFormat/>
    <w:uiPriority w:val="0"/>
    <w:pPr>
      <w:spacing w:before="220" w:after="80" w:line="348" w:lineRule="auto"/>
      <w:outlineLvl w:val="3"/>
    </w:pPr>
    <w:rPr>
      <w:rFonts w:ascii="Arial" w:hAnsi="Arial" w:eastAsia="微软雅黑" w:cs="Times New Roman"/>
      <w:b/>
      <w:bCs/>
      <w:color w:val="0F172A"/>
      <w:sz w:val="24"/>
      <w:szCs w:val="24"/>
      <w:lang w:val="en-US" w:eastAsia="zh-CN" w:bidi="ar-SA"/>
    </w:rPr>
  </w:style>
  <w:style w:type="paragraph" w:styleId="6">
    <w:name w:val="heading 5"/>
    <w:next w:val="1"/>
    <w:qFormat/>
    <w:uiPriority w:val="0"/>
    <w:pPr>
      <w:spacing w:before="180" w:after="80" w:line="348" w:lineRule="auto"/>
      <w:outlineLvl w:val="4"/>
    </w:pPr>
    <w:rPr>
      <w:rFonts w:ascii="Arial" w:hAnsi="Arial" w:eastAsia="微软雅黑" w:cs="Times New Roman"/>
      <w:b/>
      <w:bCs/>
      <w:color w:val="0F172A"/>
      <w:sz w:val="22"/>
      <w:szCs w:val="22"/>
      <w:lang w:val="en-US" w:eastAsia="zh-CN" w:bidi="ar-SA"/>
    </w:rPr>
  </w:style>
  <w:style w:type="paragraph" w:styleId="7">
    <w:name w:val="heading 6"/>
    <w:next w:val="1"/>
    <w:qFormat/>
    <w:uiPriority w:val="0"/>
    <w:pPr>
      <w:spacing w:after="140" w:line="348" w:lineRule="auto"/>
      <w:outlineLvl w:val="5"/>
    </w:pPr>
    <w:rPr>
      <w:rFonts w:ascii="Arial" w:hAnsi="Arial" w:eastAsia="微软雅黑" w:cs="Times New Roman"/>
      <w:color w:val="1F4D78"/>
      <w:sz w:val="23"/>
      <w:szCs w:val="23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8"/>
    <w:semiHidden/>
    <w:unhideWhenUsed/>
    <w:qFormat/>
    <w:uiPriority w:val="99"/>
    <w:rPr>
      <w:rFonts w:ascii="Arial" w:hAnsi="Arial" w:eastAsia="微软雅黑" w:cs="Times New Roman"/>
      <w:color w:val="334155"/>
      <w:lang w:val="en-US" w:eastAsia="zh-CN" w:bidi="ar-SA"/>
    </w:rPr>
  </w:style>
  <w:style w:type="paragraph" w:styleId="9">
    <w:name w:val="Normal (Web)"/>
    <w:basedOn w:val="1"/>
    <w:qFormat/>
    <w:uiPriority w:val="0"/>
    <w:rPr>
      <w:sz w:val="24"/>
    </w:rPr>
  </w:style>
  <w:style w:type="paragraph" w:styleId="10">
    <w:name w:val="Title"/>
    <w:qFormat/>
    <w:uiPriority w:val="0"/>
    <w:pPr>
      <w:spacing w:after="220" w:line="348" w:lineRule="auto"/>
    </w:pPr>
    <w:rPr>
      <w:rFonts w:ascii="Arial" w:hAnsi="Arial" w:eastAsia="微软雅黑" w:cs="Times New Roman"/>
      <w:b/>
      <w:bCs/>
      <w:color w:val="0F172A"/>
      <w:sz w:val="44"/>
      <w:szCs w:val="44"/>
      <w:lang w:val="en-US" w:eastAsia="zh-CN" w:bidi="ar-SA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rFonts w:ascii="Arial" w:hAnsi="Arial" w:eastAsia="微软雅黑"/>
      <w:color w:val="2563EB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pPr>
      <w:spacing w:after="140" w:line="348" w:lineRule="auto"/>
    </w:pPr>
    <w:rPr>
      <w:rFonts w:ascii="Arial" w:hAnsi="Arial" w:eastAsia="微软雅黑" w:cs="Times New Roman"/>
      <w:color w:val="334155"/>
      <w:sz w:val="23"/>
      <w:szCs w:val="23"/>
      <w:lang w:val="en-US" w:eastAsia="zh-CN" w:bidi="ar-SA"/>
    </w:rPr>
  </w:style>
  <w:style w:type="character" w:customStyle="1" w:styleId="18">
    <w:name w:val="脚注文本 字符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Code Block"/>
    <w:qFormat/>
    <w:uiPriority w:val="0"/>
    <w:pPr>
      <w:spacing w:before="120" w:after="160" w:line="324" w:lineRule="auto"/>
    </w:pPr>
    <w:rPr>
      <w:rFonts w:ascii="Courier New" w:hAnsi="Courier New" w:eastAsia="微软雅黑" w:cs="Times New Roman"/>
      <w:color w:val="334155"/>
      <w:sz w:val="19"/>
      <w:szCs w:val="19"/>
      <w:lang w:val="en-US" w:eastAsia="zh-CN" w:bidi="ar-SA"/>
    </w:rPr>
  </w:style>
  <w:style w:type="paragraph" w:customStyle="1" w:styleId="20">
    <w:name w:val="Revision"/>
    <w:hidden/>
    <w:unhideWhenUsed/>
    <w:qFormat/>
    <w:uiPriority w:val="99"/>
    <w:rPr>
      <w:rFonts w:ascii="Arial" w:hAnsi="Arial" w:eastAsia="微软雅黑" w:cs="Times New Roman"/>
      <w:color w:val="334155"/>
      <w:sz w:val="23"/>
      <w:szCs w:val="23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1157</Words>
  <Characters>7885</Characters>
  <Lines>122</Lines>
  <Paragraphs>104</Paragraphs>
  <TotalTime>977</TotalTime>
  <ScaleCrop>false</ScaleCrop>
  <LinksUpToDate>false</LinksUpToDate>
  <CharactersWithSpaces>8961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2026-06-21T11:14:00Z</dcterms:created>
  <dc:creator>Un-named</dc:creator>
  <cp:lastModifiedBy>cmcc-1211</cp:lastModifiedBy>
  <dcterms:modified xsi:type="dcterms:W3CDTF">2026-09-01T02:43:44Z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CFC154F9FF524D6BAF30BBC14BEE2476</vt:lpwstr>
  </property>
  <property fmtid="{D5CDD505-2E9C-101B-9397-08002B2CF9AE}" pid="4" name="KSOTemplateDocerSaveRecord">
    <vt:lpwstr>eyJoZGlkIjoiNGE3NDI1MGNiODkxNTQ2ZGYxMTFmZWJhMTg1ODgzYTYiLCJ1c2VySWQiOiIxMTQ4MDE0ODU0In0=</vt:lpwstr>
  </property>
</Properties>
</file>